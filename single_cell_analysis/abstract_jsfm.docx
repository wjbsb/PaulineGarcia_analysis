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5A9E3" w14:textId="77777777" w:rsidR="00F06692" w:rsidRPr="00F06692" w:rsidRDefault="00F06692" w:rsidP="00F06692">
      <w:pPr>
        <w:jc w:val="center"/>
        <w:rPr>
          <w:lang w:val="en-GB"/>
        </w:rPr>
      </w:pPr>
      <w:r w:rsidRPr="00F06692">
        <w:rPr>
          <w:lang w:val="en-GB"/>
        </w:rPr>
        <w:t>Role of SETDB1 methyltransferase for regulating muscle stem cell function</w:t>
      </w:r>
    </w:p>
    <w:p w14:paraId="56F316F2" w14:textId="77777777" w:rsidR="00F06692" w:rsidRPr="00F06692" w:rsidRDefault="00F06692" w:rsidP="00F06692">
      <w:pPr>
        <w:jc w:val="both"/>
        <w:rPr>
          <w:lang w:val="en-GB"/>
        </w:rPr>
      </w:pPr>
    </w:p>
    <w:p w14:paraId="4650DD80" w14:textId="4A19B393" w:rsidR="000C13C8" w:rsidRPr="00382F9A" w:rsidRDefault="00F06692">
      <w:r w:rsidRPr="00382F9A">
        <w:rPr>
          <w:b/>
          <w:bCs/>
        </w:rPr>
        <w:t>Pauline Garcia</w:t>
      </w:r>
      <w:r w:rsidR="00382F9A" w:rsidRPr="00382F9A">
        <w:rPr>
          <w:b/>
          <w:bCs/>
          <w:vertAlign w:val="superscript"/>
        </w:rPr>
        <w:t>1</w:t>
      </w:r>
      <w:r w:rsidRPr="00382F9A">
        <w:t>, Caroline Brun</w:t>
      </w:r>
      <w:r w:rsidR="00382F9A" w:rsidRPr="00382F9A">
        <w:rPr>
          <w:vertAlign w:val="superscript"/>
        </w:rPr>
        <w:t>1</w:t>
      </w:r>
      <w:r w:rsidRPr="00382F9A">
        <w:t>, William Jarrassier</w:t>
      </w:r>
      <w:r w:rsidR="00382F9A" w:rsidRPr="00382F9A">
        <w:rPr>
          <w:vertAlign w:val="superscript"/>
        </w:rPr>
        <w:t>1</w:t>
      </w:r>
      <w:r w:rsidRPr="00382F9A">
        <w:t>, Fabien Le Grand</w:t>
      </w:r>
      <w:r w:rsidR="00382F9A">
        <w:rPr>
          <w:vertAlign w:val="superscript"/>
        </w:rPr>
        <w:t>2</w:t>
      </w:r>
      <w:r w:rsidRPr="00382F9A">
        <w:t xml:space="preserve"> </w:t>
      </w:r>
    </w:p>
    <w:p w14:paraId="40A22501" w14:textId="46065D5B" w:rsidR="00F06692" w:rsidRDefault="00F06692"/>
    <w:p w14:paraId="777D6B09" w14:textId="513EBFAA" w:rsidR="00382F9A" w:rsidRPr="00FF79B6" w:rsidRDefault="00382F9A" w:rsidP="00C2717E">
      <w:pPr>
        <w:pStyle w:val="Paragraphedeliste"/>
        <w:numPr>
          <w:ilvl w:val="0"/>
          <w:numId w:val="1"/>
        </w:numPr>
        <w:jc w:val="both"/>
        <w:rPr>
          <w:sz w:val="20"/>
          <w:szCs w:val="20"/>
        </w:rPr>
      </w:pPr>
      <w:r w:rsidRPr="00382F9A">
        <w:rPr>
          <w:sz w:val="20"/>
          <w:szCs w:val="20"/>
        </w:rPr>
        <w:t xml:space="preserve">Institut </w:t>
      </w:r>
      <w:proofErr w:type="spellStart"/>
      <w:r w:rsidRPr="00382F9A">
        <w:rPr>
          <w:sz w:val="20"/>
          <w:szCs w:val="20"/>
        </w:rPr>
        <w:t>NeuroMyoGène</w:t>
      </w:r>
      <w:proofErr w:type="spellEnd"/>
      <w:r w:rsidRPr="00382F9A">
        <w:rPr>
          <w:sz w:val="20"/>
          <w:szCs w:val="20"/>
        </w:rPr>
        <w:t xml:space="preserve">, CNRS UMR5310, INSERM U1217, Faculté de Médecine, Rockefeller, Université Claude Bernard Lyon I, </w:t>
      </w:r>
      <w:r w:rsidRPr="00FF79B6">
        <w:rPr>
          <w:sz w:val="20"/>
          <w:szCs w:val="20"/>
        </w:rPr>
        <w:t>8 Avenue Rockefeller, 69373, Lyon Cedex 08, France.</w:t>
      </w:r>
    </w:p>
    <w:p w14:paraId="7D383CC1" w14:textId="38C71374" w:rsidR="00382F9A" w:rsidRPr="00FF79B6" w:rsidRDefault="00382F9A" w:rsidP="00C2717E">
      <w:pPr>
        <w:pStyle w:val="Paragraphedeliste"/>
        <w:numPr>
          <w:ilvl w:val="0"/>
          <w:numId w:val="1"/>
        </w:numPr>
        <w:jc w:val="both"/>
        <w:rPr>
          <w:sz w:val="20"/>
          <w:szCs w:val="20"/>
        </w:rPr>
      </w:pPr>
      <w:r w:rsidRPr="00FF79B6">
        <w:rPr>
          <w:sz w:val="20"/>
          <w:szCs w:val="20"/>
        </w:rPr>
        <w:t xml:space="preserve">Institut </w:t>
      </w:r>
      <w:proofErr w:type="spellStart"/>
      <w:r w:rsidRPr="00FF79B6">
        <w:rPr>
          <w:sz w:val="20"/>
          <w:szCs w:val="20"/>
        </w:rPr>
        <w:t>NeuroMyoGène</w:t>
      </w:r>
      <w:proofErr w:type="spellEnd"/>
      <w:r w:rsidRPr="00FF79B6">
        <w:rPr>
          <w:sz w:val="20"/>
          <w:szCs w:val="20"/>
        </w:rPr>
        <w:t>, CNRS UMR5310, INSERM U1217, Faculté de Médecine, Rockefeller, Université Claude Bernard Lyon I, 8 Avenue Rockefeller, 69373, Lyon Cedex 08, France. Fabien.le-grand@inserm.fr</w:t>
      </w:r>
    </w:p>
    <w:p w14:paraId="49A9C5CC" w14:textId="77777777" w:rsidR="00382F9A" w:rsidRPr="00382F9A" w:rsidRDefault="00382F9A"/>
    <w:p w14:paraId="3D2BEBB3" w14:textId="562DF4A4" w:rsidR="00F06692" w:rsidRDefault="00F06692">
      <w:pPr>
        <w:rPr>
          <w:lang w:val="en-GB"/>
        </w:rPr>
      </w:pPr>
      <w:r>
        <w:rPr>
          <w:lang w:val="en-GB"/>
        </w:rPr>
        <w:t xml:space="preserve">Caroline Brun: </w:t>
      </w:r>
      <w:r w:rsidR="000677F4">
        <w:rPr>
          <w:lang w:val="en-GB"/>
        </w:rPr>
        <w:t>Post</w:t>
      </w:r>
      <w:r>
        <w:rPr>
          <w:lang w:val="en-GB"/>
        </w:rPr>
        <w:t>-doctoral</w:t>
      </w:r>
      <w:r w:rsidR="00983726">
        <w:rPr>
          <w:lang w:val="en-GB"/>
        </w:rPr>
        <w:t xml:space="preserve"> fellow, PhD</w:t>
      </w:r>
    </w:p>
    <w:p w14:paraId="696A0B9A" w14:textId="0E29FF16" w:rsidR="00F06692" w:rsidRDefault="00F06692">
      <w:pPr>
        <w:rPr>
          <w:lang w:val="en-GB"/>
        </w:rPr>
      </w:pPr>
      <w:r>
        <w:rPr>
          <w:lang w:val="en-GB"/>
        </w:rPr>
        <w:t xml:space="preserve">William </w:t>
      </w:r>
      <w:proofErr w:type="spellStart"/>
      <w:r>
        <w:rPr>
          <w:lang w:val="en-GB"/>
        </w:rPr>
        <w:t>Jarassier</w:t>
      </w:r>
      <w:proofErr w:type="spellEnd"/>
      <w:r>
        <w:rPr>
          <w:lang w:val="en-GB"/>
        </w:rPr>
        <w:t xml:space="preserve">: Bioinformatic engineer </w:t>
      </w:r>
    </w:p>
    <w:p w14:paraId="003CC9F6" w14:textId="12FA3F83" w:rsidR="00F06692" w:rsidRDefault="00F06692">
      <w:pPr>
        <w:rPr>
          <w:lang w:val="en-GB"/>
        </w:rPr>
      </w:pPr>
      <w:r>
        <w:rPr>
          <w:lang w:val="en-GB"/>
        </w:rPr>
        <w:t xml:space="preserve">Fabien Le Grand: Head of Le Grand Team, PhD </w:t>
      </w:r>
    </w:p>
    <w:p w14:paraId="3C1DAE99" w14:textId="59BFE90A" w:rsidR="00F06692" w:rsidRPr="008D2BB8" w:rsidRDefault="00F06692">
      <w:r w:rsidRPr="008D2BB8">
        <w:t xml:space="preserve">Pauline Garcia: PhD </w:t>
      </w:r>
      <w:proofErr w:type="spellStart"/>
      <w:r w:rsidRPr="008D2BB8">
        <w:t>student</w:t>
      </w:r>
      <w:proofErr w:type="spellEnd"/>
      <w:r w:rsidRPr="008D2BB8">
        <w:t xml:space="preserve"> </w:t>
      </w:r>
    </w:p>
    <w:p w14:paraId="2531144A" w14:textId="77777777" w:rsidR="00F06692" w:rsidRPr="008D2BB8" w:rsidRDefault="00F06692"/>
    <w:p w14:paraId="699F09E4" w14:textId="067106DC" w:rsidR="00F06692" w:rsidRPr="00420B6E" w:rsidRDefault="00F06692">
      <w:pPr>
        <w:rPr>
          <w:lang w:val="en-US"/>
        </w:rPr>
      </w:pPr>
      <w:r w:rsidRPr="00420B6E">
        <w:rPr>
          <w:lang w:val="en-US"/>
        </w:rPr>
        <w:t xml:space="preserve">Email address: </w:t>
      </w:r>
      <w:r w:rsidR="002F6197">
        <w:fldChar w:fldCharType="begin"/>
      </w:r>
      <w:r w:rsidR="002F6197" w:rsidRPr="00420B6E">
        <w:rPr>
          <w:lang w:val="en-US"/>
          <w:rPrChange w:id="0" w:author="Microsoft Office User" w:date="2021-10-11T09:45:00Z">
            <w:rPr/>
          </w:rPrChange>
        </w:rPr>
        <w:instrText xml:space="preserve"> HYPERLINK "mailto:Pauline.garcia@univ-lyon1.fr" </w:instrText>
      </w:r>
      <w:r w:rsidR="002F6197">
        <w:fldChar w:fldCharType="separate"/>
      </w:r>
      <w:r w:rsidR="000677F4" w:rsidRPr="00420B6E">
        <w:rPr>
          <w:rStyle w:val="Lienhypertexte"/>
          <w:lang w:val="en-US"/>
        </w:rPr>
        <w:t>pauline.garcia@univ-lyon1.fr</w:t>
      </w:r>
      <w:r w:rsidR="002F6197">
        <w:rPr>
          <w:rStyle w:val="Lienhypertexte"/>
          <w:lang w:val="en-US"/>
        </w:rPr>
        <w:fldChar w:fldCharType="end"/>
      </w:r>
    </w:p>
    <w:p w14:paraId="00EA3A96" w14:textId="73B993A8" w:rsidR="00F06692" w:rsidRPr="008D2BB8" w:rsidRDefault="00F06692">
      <w:proofErr w:type="spellStart"/>
      <w:r w:rsidRPr="008D2BB8">
        <w:t>Address</w:t>
      </w:r>
      <w:proofErr w:type="spellEnd"/>
      <w:r w:rsidRPr="008D2BB8">
        <w:t>: 4 rue de la Buire, 69003 Lyon, France</w:t>
      </w:r>
    </w:p>
    <w:p w14:paraId="3578D34A" w14:textId="316290A3" w:rsidR="00F06692" w:rsidRDefault="00F06692">
      <w:pPr>
        <w:rPr>
          <w:lang w:val="en-GB"/>
        </w:rPr>
      </w:pPr>
      <w:r w:rsidRPr="00F06692">
        <w:rPr>
          <w:lang w:val="en-GB"/>
        </w:rPr>
        <w:t>Phone number: 0627026989</w:t>
      </w:r>
    </w:p>
    <w:p w14:paraId="2D5399C1" w14:textId="45312936" w:rsidR="00F06692" w:rsidRDefault="00F06692">
      <w:pPr>
        <w:rPr>
          <w:lang w:val="en-GB"/>
        </w:rPr>
      </w:pPr>
      <w:r>
        <w:rPr>
          <w:lang w:val="en-GB"/>
        </w:rPr>
        <w:t>Thematic: Fundamental</w:t>
      </w:r>
    </w:p>
    <w:p w14:paraId="3FB7C77B" w14:textId="0A06E48C" w:rsidR="00F06692" w:rsidRDefault="00F06692">
      <w:pPr>
        <w:rPr>
          <w:lang w:val="en-GB"/>
        </w:rPr>
      </w:pPr>
    </w:p>
    <w:p w14:paraId="457A7FDD" w14:textId="0C6D40D7" w:rsidR="00F06692" w:rsidRDefault="00F06692">
      <w:pPr>
        <w:rPr>
          <w:lang w:val="en-GB"/>
        </w:rPr>
      </w:pPr>
      <w:r>
        <w:rPr>
          <w:lang w:val="en-GB"/>
        </w:rPr>
        <w:t xml:space="preserve">Key words: Muscle stem cells, </w:t>
      </w:r>
      <w:del w:id="1" w:author="Caroline BRUN" w:date="2021-10-10T10:01:00Z">
        <w:r w:rsidDel="00D039B0">
          <w:rPr>
            <w:lang w:val="en-GB"/>
          </w:rPr>
          <w:delText xml:space="preserve">Histone </w:delText>
        </w:r>
      </w:del>
      <w:ins w:id="2" w:author="Caroline BRUN" w:date="2021-10-10T10:01:00Z">
        <w:r w:rsidR="00D039B0">
          <w:rPr>
            <w:lang w:val="en-GB"/>
          </w:rPr>
          <w:t xml:space="preserve">histone </w:t>
        </w:r>
      </w:ins>
      <w:r>
        <w:rPr>
          <w:lang w:val="en-GB"/>
        </w:rPr>
        <w:t xml:space="preserve">methyltransferase, </w:t>
      </w:r>
      <w:r w:rsidR="008D3CF8">
        <w:rPr>
          <w:lang w:val="en-GB"/>
        </w:rPr>
        <w:t>gene repression</w:t>
      </w:r>
      <w:r w:rsidR="000677F4">
        <w:rPr>
          <w:lang w:val="en-GB"/>
        </w:rPr>
        <w:t>, H3K9me3, SETDB1</w:t>
      </w:r>
    </w:p>
    <w:p w14:paraId="0B6BE21D" w14:textId="1E44C066" w:rsidR="00A330F5" w:rsidRDefault="00A330F5" w:rsidP="00A330F5">
      <w:pPr>
        <w:jc w:val="both"/>
        <w:rPr>
          <w:lang w:val="en-US"/>
        </w:rPr>
      </w:pPr>
    </w:p>
    <w:p w14:paraId="5C73815F" w14:textId="77777777" w:rsidR="00EB1BE4" w:rsidRPr="00A330F5" w:rsidRDefault="00EB1BE4" w:rsidP="00A330F5">
      <w:pPr>
        <w:jc w:val="both"/>
        <w:rPr>
          <w:lang w:val="en-US"/>
        </w:rPr>
      </w:pPr>
    </w:p>
    <w:p w14:paraId="3C99E519" w14:textId="2204BBE9" w:rsidR="0079645B" w:rsidRDefault="00ED2440" w:rsidP="00ED2440">
      <w:pPr>
        <w:jc w:val="both"/>
        <w:rPr>
          <w:lang w:val="en-US"/>
        </w:rPr>
      </w:pPr>
      <w:r w:rsidRPr="003243DE">
        <w:rPr>
          <w:lang w:val="en-US"/>
        </w:rPr>
        <w:t xml:space="preserve">SETDB1 specifically </w:t>
      </w:r>
      <w:proofErr w:type="spellStart"/>
      <w:r w:rsidRPr="003243DE">
        <w:rPr>
          <w:lang w:val="en-US"/>
        </w:rPr>
        <w:t>trimethylates</w:t>
      </w:r>
      <w:proofErr w:type="spellEnd"/>
      <w:ins w:id="3" w:author="Caroline BRUN" w:date="2021-10-10T10:01:00Z">
        <w:r w:rsidR="00D039B0">
          <w:rPr>
            <w:lang w:val="en-US"/>
          </w:rPr>
          <w:t xml:space="preserve"> the</w:t>
        </w:r>
      </w:ins>
      <w:r w:rsidRPr="003243DE">
        <w:rPr>
          <w:lang w:val="en-US"/>
        </w:rPr>
        <w:t xml:space="preserve"> histone H3 lysine 9 (H3K9me3), which strongly associates with chromatin compaction and gene transcriptional repression</w:t>
      </w:r>
      <w:r w:rsidRPr="003243DE">
        <w:rPr>
          <w:rFonts w:cstheme="majorHAnsi"/>
          <w:lang w:val="en-US"/>
        </w:rPr>
        <w:t>.</w:t>
      </w:r>
      <w:r w:rsidRPr="003243DE">
        <w:rPr>
          <w:lang w:val="en-US"/>
        </w:rPr>
        <w:t xml:space="preserve"> </w:t>
      </w:r>
      <w:r w:rsidR="000677F4">
        <w:rPr>
          <w:lang w:val="en-US"/>
        </w:rPr>
        <w:t xml:space="preserve">While we previously showed that SETDB1 </w:t>
      </w:r>
      <w:r w:rsidR="000677F4" w:rsidRPr="003243DE">
        <w:rPr>
          <w:lang w:val="en-US"/>
        </w:rPr>
        <w:t>is expressed in adult muscle stem cells (MuSCs</w:t>
      </w:r>
      <w:r w:rsidR="000677F4">
        <w:rPr>
          <w:lang w:val="en-US"/>
        </w:rPr>
        <w:t>) where it controls</w:t>
      </w:r>
      <w:r w:rsidR="000677F4" w:rsidRPr="003243DE">
        <w:rPr>
          <w:lang w:val="en-US"/>
        </w:rPr>
        <w:t xml:space="preserve"> their differentiation</w:t>
      </w:r>
      <w:r w:rsidRPr="00A330F5">
        <w:rPr>
          <w:lang w:val="en-US"/>
        </w:rPr>
        <w:t xml:space="preserve">, </w:t>
      </w:r>
      <w:r w:rsidR="000677F4">
        <w:rPr>
          <w:lang w:val="en-US"/>
        </w:rPr>
        <w:t xml:space="preserve">it remains unknown whether SETDB1 regulates </w:t>
      </w:r>
      <w:r w:rsidRPr="00A330F5">
        <w:rPr>
          <w:lang w:val="en-US"/>
        </w:rPr>
        <w:t>MuSC activation and proliferation.</w:t>
      </w:r>
    </w:p>
    <w:p w14:paraId="598D261F" w14:textId="5ED1FCBB" w:rsidR="00ED2440" w:rsidRDefault="000677F4" w:rsidP="00ED2440">
      <w:pPr>
        <w:jc w:val="both"/>
        <w:rPr>
          <w:lang w:val="en-US"/>
        </w:rPr>
      </w:pPr>
      <w:r>
        <w:rPr>
          <w:lang w:val="en-US"/>
        </w:rPr>
        <w:t>To test this hypothesis</w:t>
      </w:r>
      <w:r w:rsidR="00ED2440">
        <w:rPr>
          <w:lang w:val="en-US"/>
        </w:rPr>
        <w:t>, we</w:t>
      </w:r>
      <w:r w:rsidR="00ED2440" w:rsidRPr="00A330F5">
        <w:rPr>
          <w:lang w:val="en-US"/>
        </w:rPr>
        <w:t xml:space="preserve"> generated a conditional and inducible mouse </w:t>
      </w:r>
      <w:r>
        <w:rPr>
          <w:lang w:val="en-US"/>
        </w:rPr>
        <w:t>model</w:t>
      </w:r>
      <w:r w:rsidR="00ED2440">
        <w:rPr>
          <w:lang w:val="en-US"/>
        </w:rPr>
        <w:t xml:space="preserve">, </w:t>
      </w:r>
      <w:r>
        <w:rPr>
          <w:lang w:val="en-US"/>
        </w:rPr>
        <w:t xml:space="preserve">called </w:t>
      </w:r>
      <w:r w:rsidR="00ED2440" w:rsidRPr="008D2BB8">
        <w:rPr>
          <w:i/>
          <w:lang w:val="en-US"/>
        </w:rPr>
        <w:t>Setdb1</w:t>
      </w:r>
      <w:r w:rsidR="00ED2440" w:rsidRPr="00A330F5">
        <w:rPr>
          <w:lang w:val="en-US"/>
        </w:rPr>
        <w:t>-cKO, allow</w:t>
      </w:r>
      <w:r w:rsidR="00ED2440">
        <w:rPr>
          <w:lang w:val="en-US"/>
        </w:rPr>
        <w:t>ing</w:t>
      </w:r>
      <w:r w:rsidR="00ED2440" w:rsidRPr="00A330F5">
        <w:rPr>
          <w:lang w:val="en-US"/>
        </w:rPr>
        <w:t xml:space="preserve"> the tamoxifen-inducible deletion of </w:t>
      </w:r>
      <w:r w:rsidR="00ED2440" w:rsidRPr="00A330F5">
        <w:rPr>
          <w:i/>
          <w:lang w:val="en-US"/>
        </w:rPr>
        <w:t>Setdb1</w:t>
      </w:r>
      <w:r w:rsidR="00ED2440" w:rsidRPr="00A330F5">
        <w:rPr>
          <w:lang w:val="en-US"/>
        </w:rPr>
        <w:t xml:space="preserve"> in MuSCs, specifically.</w:t>
      </w:r>
      <w:r w:rsidR="00ED2440">
        <w:rPr>
          <w:lang w:val="en-US"/>
        </w:rPr>
        <w:t xml:space="preserve"> </w:t>
      </w:r>
      <w:r>
        <w:rPr>
          <w:lang w:val="en-US"/>
        </w:rPr>
        <w:t xml:space="preserve">Using </w:t>
      </w:r>
      <w:r w:rsidR="00ED2440" w:rsidRPr="00A330F5">
        <w:rPr>
          <w:lang w:val="en-US"/>
        </w:rPr>
        <w:t xml:space="preserve">primary myoblasts </w:t>
      </w:r>
      <w:r>
        <w:rPr>
          <w:lang w:val="en-US"/>
        </w:rPr>
        <w:t xml:space="preserve">derived </w:t>
      </w:r>
      <w:r w:rsidR="00ED2440" w:rsidRPr="00A330F5">
        <w:rPr>
          <w:lang w:val="en-US"/>
        </w:rPr>
        <w:t xml:space="preserve">from the </w:t>
      </w:r>
      <w:r w:rsidR="00ED2440" w:rsidRPr="008D2BB8">
        <w:rPr>
          <w:i/>
          <w:lang w:val="en-US"/>
        </w:rPr>
        <w:t>Setdb1</w:t>
      </w:r>
      <w:r w:rsidR="00ED2440" w:rsidRPr="00A330F5">
        <w:rPr>
          <w:lang w:val="en-US"/>
        </w:rPr>
        <w:t>-cKO mice</w:t>
      </w:r>
      <w:r w:rsidRPr="000677F4">
        <w:rPr>
          <w:lang w:val="en-US"/>
          <w:rPrChange w:id="4" w:author="Caroline BRUN" w:date="2021-09-28T13:10:00Z">
            <w:rPr>
              <w:i/>
              <w:lang w:val="en-US"/>
            </w:rPr>
          </w:rPrChange>
        </w:rPr>
        <w:t>, we show</w:t>
      </w:r>
      <w:r w:rsidR="00ED2440" w:rsidRPr="00A330F5">
        <w:rPr>
          <w:lang w:val="en-US"/>
        </w:rPr>
        <w:t xml:space="preserve"> </w:t>
      </w:r>
      <w:r w:rsidR="00ED2440">
        <w:rPr>
          <w:lang w:val="en-US"/>
        </w:rPr>
        <w:t xml:space="preserve">that </w:t>
      </w:r>
      <w:r w:rsidR="00ED2440" w:rsidRPr="00A330F5">
        <w:rPr>
          <w:i/>
          <w:lang w:val="en-US"/>
        </w:rPr>
        <w:t>Setdb1</w:t>
      </w:r>
      <w:r w:rsidR="00ED2440" w:rsidRPr="00A330F5">
        <w:rPr>
          <w:lang w:val="en-US"/>
        </w:rPr>
        <w:t>-cKO myoblasts display</w:t>
      </w:r>
      <w:r>
        <w:rPr>
          <w:lang w:val="en-US"/>
        </w:rPr>
        <w:t xml:space="preserve"> a</w:t>
      </w:r>
      <w:r w:rsidR="00ED2440" w:rsidRPr="00A330F5">
        <w:rPr>
          <w:lang w:val="en-US"/>
        </w:rPr>
        <w:t xml:space="preserve"> decreased proliferation rate and an increase of cell death and apoptosis compared to the controls, suggesting defects in cell cycle patterns. </w:t>
      </w:r>
      <w:r w:rsidR="00B90218">
        <w:rPr>
          <w:lang w:val="en-US"/>
        </w:rPr>
        <w:t xml:space="preserve">Overall, </w:t>
      </w:r>
      <w:r w:rsidR="00B90218" w:rsidRPr="008D2BB8">
        <w:rPr>
          <w:i/>
          <w:lang w:val="en-US"/>
        </w:rPr>
        <w:t>Setdb1</w:t>
      </w:r>
      <w:r w:rsidR="00B90218">
        <w:rPr>
          <w:lang w:val="en-US"/>
        </w:rPr>
        <w:t>-cKO myoblasts undergo a cell cycle arrest in S-phase</w:t>
      </w:r>
      <w:r w:rsidR="007D4AE9">
        <w:rPr>
          <w:lang w:val="en-US"/>
        </w:rPr>
        <w:t xml:space="preserve">. </w:t>
      </w:r>
    </w:p>
    <w:p w14:paraId="52AF4794" w14:textId="4F08037A" w:rsidR="007D4AE9" w:rsidRPr="00A330F5" w:rsidRDefault="007D4AE9" w:rsidP="007D4AE9">
      <w:pPr>
        <w:jc w:val="both"/>
        <w:rPr>
          <w:lang w:val="en-US"/>
        </w:rPr>
      </w:pPr>
      <w:r w:rsidRPr="00A330F5">
        <w:rPr>
          <w:lang w:val="en-US"/>
        </w:rPr>
        <w:t xml:space="preserve">Corroborating these data, RNA-seq </w:t>
      </w:r>
      <w:r w:rsidR="00FC3BBC" w:rsidRPr="00A330F5">
        <w:rPr>
          <w:lang w:val="en-US"/>
        </w:rPr>
        <w:t xml:space="preserve">analysis </w:t>
      </w:r>
      <w:r w:rsidRPr="00A330F5">
        <w:rPr>
          <w:lang w:val="en-US"/>
        </w:rPr>
        <w:t xml:space="preserve">from </w:t>
      </w:r>
      <w:r w:rsidRPr="00A330F5">
        <w:rPr>
          <w:i/>
          <w:lang w:val="en-US"/>
        </w:rPr>
        <w:t>Setdb1</w:t>
      </w:r>
      <w:r w:rsidRPr="00A330F5">
        <w:rPr>
          <w:lang w:val="en-US"/>
        </w:rPr>
        <w:t>-knocked</w:t>
      </w:r>
      <w:r w:rsidR="00B90218">
        <w:rPr>
          <w:lang w:val="en-US"/>
        </w:rPr>
        <w:t>-</w:t>
      </w:r>
      <w:r w:rsidRPr="00A330F5">
        <w:rPr>
          <w:lang w:val="en-US"/>
        </w:rPr>
        <w:t xml:space="preserve">down C2C12 </w:t>
      </w:r>
      <w:r w:rsidR="00FC3BBC">
        <w:rPr>
          <w:lang w:val="en-US"/>
        </w:rPr>
        <w:t xml:space="preserve">muscle cell line </w:t>
      </w:r>
      <w:r w:rsidRPr="00A330F5">
        <w:rPr>
          <w:lang w:val="en-US"/>
        </w:rPr>
        <w:t xml:space="preserve">showed </w:t>
      </w:r>
      <w:r w:rsidRPr="00FC3BBC">
        <w:rPr>
          <w:lang w:val="en-US"/>
        </w:rPr>
        <w:t xml:space="preserve">that </w:t>
      </w:r>
      <w:r w:rsidR="00FC3BBC" w:rsidRPr="00FC3BBC">
        <w:rPr>
          <w:lang w:val="en-US"/>
          <w:rPrChange w:id="5" w:author="Caroline BRUN" w:date="2021-09-28T15:37:00Z">
            <w:rPr>
              <w:i/>
              <w:lang w:val="en-US"/>
            </w:rPr>
          </w:rPrChange>
        </w:rPr>
        <w:t>loss of SETDB1</w:t>
      </w:r>
      <w:r w:rsidRPr="00A330F5">
        <w:rPr>
          <w:lang w:val="en-US"/>
        </w:rPr>
        <w:t xml:space="preserve"> induces apoptosis while inhibiting cell cycle. Interestingly, RNA-seq also revealed</w:t>
      </w:r>
      <w:r w:rsidR="00FC3BBC">
        <w:rPr>
          <w:lang w:val="en-US"/>
        </w:rPr>
        <w:t xml:space="preserve"> that</w:t>
      </w:r>
      <w:r w:rsidRPr="00A330F5">
        <w:rPr>
          <w:lang w:val="en-US"/>
        </w:rPr>
        <w:t xml:space="preserve"> </w:t>
      </w:r>
      <w:r w:rsidR="00FC3BBC" w:rsidRPr="00A330F5">
        <w:rPr>
          <w:i/>
          <w:lang w:val="en-US"/>
        </w:rPr>
        <w:t>Setdb1</w:t>
      </w:r>
      <w:r w:rsidR="00FC3BBC" w:rsidRPr="00A330F5">
        <w:rPr>
          <w:lang w:val="en-US"/>
        </w:rPr>
        <w:t xml:space="preserve"> deletion</w:t>
      </w:r>
      <w:r w:rsidR="00FC3BBC">
        <w:rPr>
          <w:lang w:val="en-US"/>
        </w:rPr>
        <w:t xml:space="preserve"> triggers</w:t>
      </w:r>
      <w:r w:rsidR="00FC3BBC" w:rsidRPr="00A330F5">
        <w:rPr>
          <w:lang w:val="en-US"/>
        </w:rPr>
        <w:t xml:space="preserve"> </w:t>
      </w:r>
      <w:r w:rsidRPr="00A330F5">
        <w:rPr>
          <w:lang w:val="en-US"/>
        </w:rPr>
        <w:t xml:space="preserve">the re-expression of transposable elements </w:t>
      </w:r>
      <w:r w:rsidR="00FC3BBC">
        <w:rPr>
          <w:lang w:val="en-US"/>
        </w:rPr>
        <w:t>that</w:t>
      </w:r>
      <w:r w:rsidRPr="00A330F5">
        <w:rPr>
          <w:lang w:val="en-US"/>
        </w:rPr>
        <w:t xml:space="preserve"> mainly belong to the endogenous retrovirus family. Analyzing H3K9me3 and SETDB1 </w:t>
      </w:r>
      <w:proofErr w:type="spellStart"/>
      <w:r w:rsidRPr="00A330F5">
        <w:rPr>
          <w:lang w:val="en-US"/>
        </w:rPr>
        <w:t>ChIP</w:t>
      </w:r>
      <w:proofErr w:type="spellEnd"/>
      <w:r w:rsidRPr="00A330F5">
        <w:rPr>
          <w:lang w:val="en-US"/>
        </w:rPr>
        <w:t>-seq</w:t>
      </w:r>
      <w:ins w:id="6" w:author="Caroline BRUN" w:date="2021-10-10T10:04:00Z">
        <w:r w:rsidR="00D039B0">
          <w:rPr>
            <w:lang w:val="en-US"/>
          </w:rPr>
          <w:t>,</w:t>
        </w:r>
      </w:ins>
      <w:r w:rsidR="00FC3BBC">
        <w:rPr>
          <w:lang w:val="en-US"/>
        </w:rPr>
        <w:t xml:space="preserve"> </w:t>
      </w:r>
      <w:r w:rsidRPr="00A330F5">
        <w:rPr>
          <w:lang w:val="en-US"/>
        </w:rPr>
        <w:t xml:space="preserve">previously obtained on the C2C12 cell line, </w:t>
      </w:r>
      <w:r w:rsidR="00FC3BBC">
        <w:rPr>
          <w:lang w:val="en-US"/>
        </w:rPr>
        <w:t>showed</w:t>
      </w:r>
      <w:r w:rsidR="00FC3BBC" w:rsidRPr="00A330F5">
        <w:rPr>
          <w:lang w:val="en-US"/>
        </w:rPr>
        <w:t xml:space="preserve"> </w:t>
      </w:r>
      <w:r w:rsidRPr="00A330F5">
        <w:rPr>
          <w:lang w:val="en-US"/>
        </w:rPr>
        <w:t xml:space="preserve">that both H3K9me3 and SETDB1 are enriched in ERV transcription sites. All of these data highlight the intimate link between H3K9me3 marks, SETDB1 and ERV repression, which will be further investigated in MuSCs. </w:t>
      </w:r>
    </w:p>
    <w:p w14:paraId="2959D2E8" w14:textId="77777777" w:rsidR="007D4AE9" w:rsidRPr="00A330F5" w:rsidRDefault="007D4AE9" w:rsidP="007D4AE9">
      <w:pPr>
        <w:jc w:val="both"/>
        <w:rPr>
          <w:lang w:val="en-US"/>
        </w:rPr>
      </w:pPr>
      <w:r w:rsidRPr="00A330F5">
        <w:rPr>
          <w:lang w:val="en-US"/>
        </w:rPr>
        <w:t xml:space="preserve">Altogether, our data demonstrate that SETDB1 plays an essential role for MuSC viability and proliferation, and emphasize the need to evaluate the </w:t>
      </w:r>
      <w:r w:rsidRPr="00A330F5">
        <w:rPr>
          <w:i/>
          <w:lang w:val="en-US"/>
        </w:rPr>
        <w:t>in vivo</w:t>
      </w:r>
      <w:r w:rsidRPr="00A330F5">
        <w:rPr>
          <w:lang w:val="en-US"/>
        </w:rPr>
        <w:t xml:space="preserve"> consequences of SETDB1 loss in MuSCs. </w:t>
      </w:r>
    </w:p>
    <w:p w14:paraId="36CF885E" w14:textId="77777777" w:rsidR="007D4AE9" w:rsidRDefault="007D4AE9" w:rsidP="00ED2440">
      <w:pPr>
        <w:jc w:val="both"/>
        <w:rPr>
          <w:lang w:val="en-US"/>
        </w:rPr>
      </w:pPr>
    </w:p>
    <w:p w14:paraId="6ABEB23E" w14:textId="77777777" w:rsidR="00ED2440" w:rsidRDefault="00ED2440" w:rsidP="00ED2440">
      <w:pPr>
        <w:jc w:val="both"/>
        <w:rPr>
          <w:lang w:val="en-US"/>
        </w:rPr>
      </w:pPr>
    </w:p>
    <w:p w14:paraId="23A16BF3" w14:textId="77777777" w:rsidR="00ED2440" w:rsidRDefault="00ED2440" w:rsidP="00ED2440">
      <w:pPr>
        <w:jc w:val="both"/>
        <w:rPr>
          <w:lang w:val="en-US"/>
        </w:rPr>
      </w:pPr>
    </w:p>
    <w:p w14:paraId="666FF119" w14:textId="3CAA24AE" w:rsidR="00382F9A" w:rsidDel="00420B6E" w:rsidRDefault="00382F9A">
      <w:pPr>
        <w:rPr>
          <w:del w:id="7" w:author="Microsoft Office User" w:date="2021-10-11T17:07:00Z"/>
          <w:lang w:val="en-GB"/>
        </w:rPr>
      </w:pPr>
      <w:del w:id="8" w:author="Microsoft Office User" w:date="2021-10-11T17:07:00Z">
        <w:r w:rsidDel="00420B6E">
          <w:rPr>
            <w:lang w:val="en-GB"/>
          </w:rPr>
          <w:br w:type="page"/>
        </w:r>
      </w:del>
    </w:p>
    <w:p w14:paraId="7FCA0547" w14:textId="2703FD83" w:rsidR="00FC02A0" w:rsidRPr="009D7DF0" w:rsidDel="00420B6E" w:rsidRDefault="00FC02A0" w:rsidP="00420B6E">
      <w:pPr>
        <w:rPr>
          <w:del w:id="9" w:author="Microsoft Office User" w:date="2021-10-11T17:07:00Z"/>
          <w:lang w:val="en-US"/>
        </w:rPr>
        <w:pPrChange w:id="10" w:author="Microsoft Office User" w:date="2021-10-11T17:07:00Z">
          <w:pPr/>
        </w:pPrChange>
      </w:pPr>
      <w:del w:id="11" w:author="Microsoft Office User" w:date="2021-10-11T17:07:00Z">
        <w:r w:rsidRPr="009D7DF0" w:rsidDel="00420B6E">
          <w:rPr>
            <w:lang w:val="en-US"/>
          </w:rPr>
          <w:delText>To:</w:delText>
        </w:r>
      </w:del>
    </w:p>
    <w:p w14:paraId="04397201" w14:textId="1B568CD5" w:rsidR="00FC02A0" w:rsidRPr="00FC02A0" w:rsidDel="00420B6E" w:rsidRDefault="00FC02A0" w:rsidP="00420B6E">
      <w:pPr>
        <w:rPr>
          <w:del w:id="12" w:author="Microsoft Office User" w:date="2021-10-11T17:07:00Z"/>
          <w:b/>
          <w:lang w:val="en-US"/>
        </w:rPr>
        <w:pPrChange w:id="13" w:author="Microsoft Office User" w:date="2021-10-11T17:07:00Z">
          <w:pPr/>
        </w:pPrChange>
      </w:pPr>
      <w:del w:id="14" w:author="Microsoft Office User" w:date="2021-10-11T17:07:00Z">
        <w:r w:rsidDel="00420B6E">
          <w:rPr>
            <w:b/>
            <w:lang w:val="en-US"/>
          </w:rPr>
          <w:delText>Drs. Marty and Chazaud</w:delText>
        </w:r>
      </w:del>
    </w:p>
    <w:p w14:paraId="132A2CD9" w14:textId="626575C2" w:rsidR="00FC02A0" w:rsidRPr="00FC02A0" w:rsidDel="00420B6E" w:rsidRDefault="00FC02A0" w:rsidP="00420B6E">
      <w:pPr>
        <w:rPr>
          <w:del w:id="15" w:author="Microsoft Office User" w:date="2021-10-11T17:07:00Z"/>
          <w:lang w:val="en-US"/>
        </w:rPr>
        <w:pPrChange w:id="16" w:author="Microsoft Office User" w:date="2021-10-11T17:07:00Z">
          <w:pPr/>
        </w:pPrChange>
      </w:pPr>
    </w:p>
    <w:p w14:paraId="54073654" w14:textId="28E69142" w:rsidR="00FC02A0" w:rsidRPr="00FC02A0" w:rsidDel="00420B6E" w:rsidRDefault="00FC02A0" w:rsidP="00420B6E">
      <w:pPr>
        <w:rPr>
          <w:del w:id="17" w:author="Microsoft Office User" w:date="2021-10-11T17:07:00Z"/>
          <w:lang w:val="en-US"/>
        </w:rPr>
        <w:pPrChange w:id="18" w:author="Microsoft Office User" w:date="2021-10-11T17:07:00Z">
          <w:pPr/>
        </w:pPrChange>
      </w:pPr>
      <w:del w:id="19" w:author="Microsoft Office User" w:date="2021-10-11T17:07:00Z">
        <w:r w:rsidRPr="00FC02A0" w:rsidDel="00420B6E">
          <w:rPr>
            <w:lang w:val="en-US"/>
          </w:rPr>
          <w:delText>From:</w:delText>
        </w:r>
      </w:del>
    </w:p>
    <w:p w14:paraId="33BC28E1" w14:textId="57C28366" w:rsidR="00FC02A0" w:rsidDel="00420B6E" w:rsidRDefault="00FC02A0" w:rsidP="00420B6E">
      <w:pPr>
        <w:rPr>
          <w:del w:id="20" w:author="Microsoft Office User" w:date="2021-10-11T17:07:00Z"/>
          <w:b/>
          <w:lang w:val="en-US"/>
        </w:rPr>
        <w:pPrChange w:id="21" w:author="Microsoft Office User" w:date="2021-10-11T17:07:00Z">
          <w:pPr/>
        </w:pPrChange>
      </w:pPr>
      <w:del w:id="22" w:author="Microsoft Office User" w:date="2021-10-11T17:07:00Z">
        <w:r w:rsidDel="00420B6E">
          <w:rPr>
            <w:b/>
            <w:lang w:val="en-US"/>
          </w:rPr>
          <w:delText>Pauline Garcia</w:delText>
        </w:r>
      </w:del>
    </w:p>
    <w:p w14:paraId="75302D05" w14:textId="31FBC5E7" w:rsidR="00FC02A0" w:rsidRPr="009D7DF0" w:rsidDel="00420B6E" w:rsidRDefault="00FC02A0" w:rsidP="00420B6E">
      <w:pPr>
        <w:rPr>
          <w:del w:id="23" w:author="Microsoft Office User" w:date="2021-10-11T17:07:00Z"/>
          <w:i/>
          <w:lang w:val="en-US"/>
        </w:rPr>
        <w:pPrChange w:id="24" w:author="Microsoft Office User" w:date="2021-10-11T17:07:00Z">
          <w:pPr/>
        </w:pPrChange>
      </w:pPr>
      <w:del w:id="25" w:author="Microsoft Office User" w:date="2021-10-11T17:07:00Z">
        <w:r w:rsidRPr="009D7DF0" w:rsidDel="00420B6E">
          <w:rPr>
            <w:i/>
            <w:lang w:val="en-US"/>
          </w:rPr>
          <w:delText>1</w:delText>
        </w:r>
        <w:r w:rsidRPr="009D7DF0" w:rsidDel="00420B6E">
          <w:rPr>
            <w:i/>
            <w:vertAlign w:val="superscript"/>
            <w:lang w:val="en-US"/>
          </w:rPr>
          <w:delText>st</w:delText>
        </w:r>
        <w:r w:rsidRPr="009D7DF0" w:rsidDel="00420B6E">
          <w:rPr>
            <w:i/>
            <w:lang w:val="en-US"/>
          </w:rPr>
          <w:delText xml:space="preserve"> year PhD student</w:delText>
        </w:r>
      </w:del>
    </w:p>
    <w:p w14:paraId="57429834" w14:textId="2144EB3F" w:rsidR="00FC02A0" w:rsidRPr="00D039B0" w:rsidDel="00420B6E" w:rsidRDefault="00FC02A0" w:rsidP="00420B6E">
      <w:pPr>
        <w:rPr>
          <w:del w:id="26" w:author="Microsoft Office User" w:date="2021-10-11T17:07:00Z"/>
          <w:rPrChange w:id="27" w:author="Caroline BRUN" w:date="2021-10-10T10:01:00Z">
            <w:rPr>
              <w:del w:id="28" w:author="Microsoft Office User" w:date="2021-10-11T17:07:00Z"/>
              <w:lang w:val="en-US"/>
            </w:rPr>
          </w:rPrChange>
        </w:rPr>
        <w:pPrChange w:id="29" w:author="Microsoft Office User" w:date="2021-10-11T17:07:00Z">
          <w:pPr/>
        </w:pPrChange>
      </w:pPr>
      <w:del w:id="30" w:author="Microsoft Office User" w:date="2021-10-11T17:07:00Z">
        <w:r w:rsidRPr="00D039B0" w:rsidDel="00420B6E">
          <w:rPr>
            <w:rPrChange w:id="31" w:author="Caroline BRUN" w:date="2021-10-10T10:01:00Z">
              <w:rPr>
                <w:lang w:val="en-US"/>
              </w:rPr>
            </w:rPrChange>
          </w:rPr>
          <w:delText>Institut NeuroMyoGene</w:delText>
        </w:r>
      </w:del>
    </w:p>
    <w:p w14:paraId="1B3EF88B" w14:textId="01751664" w:rsidR="00FC02A0" w:rsidRPr="009D7DF0" w:rsidDel="00420B6E" w:rsidRDefault="00FC02A0" w:rsidP="00420B6E">
      <w:pPr>
        <w:rPr>
          <w:del w:id="32" w:author="Microsoft Office User" w:date="2021-10-11T17:07:00Z"/>
        </w:rPr>
        <w:pPrChange w:id="33" w:author="Microsoft Office User" w:date="2021-10-11T17:07:00Z">
          <w:pPr/>
        </w:pPrChange>
      </w:pPr>
      <w:del w:id="34" w:author="Microsoft Office User" w:date="2021-10-11T17:07:00Z">
        <w:r w:rsidRPr="009D7DF0" w:rsidDel="00420B6E">
          <w:delText xml:space="preserve">Email: </w:delText>
        </w:r>
        <w:r w:rsidR="00420B6E" w:rsidDel="00420B6E">
          <w:fldChar w:fldCharType="begin"/>
        </w:r>
        <w:r w:rsidR="00420B6E" w:rsidDel="00420B6E">
          <w:delInstrText xml:space="preserve"> HYPERLINK "mailto:pauline.garcia@univ-lyon1.fr" </w:delInstrText>
        </w:r>
        <w:r w:rsidR="00420B6E" w:rsidDel="00420B6E">
          <w:fldChar w:fldCharType="separate"/>
        </w:r>
        <w:r w:rsidRPr="009D7DF0" w:rsidDel="00420B6E">
          <w:rPr>
            <w:rStyle w:val="Lienhypertexte"/>
          </w:rPr>
          <w:delText>pauline.garcia@univ-lyon1.fr</w:delText>
        </w:r>
        <w:r w:rsidR="00420B6E" w:rsidDel="00420B6E">
          <w:rPr>
            <w:rStyle w:val="Lienhypertexte"/>
          </w:rPr>
          <w:fldChar w:fldCharType="end"/>
        </w:r>
      </w:del>
    </w:p>
    <w:p w14:paraId="07FE0042" w14:textId="03E8A5A4" w:rsidR="00FC02A0" w:rsidRPr="009D7DF0" w:rsidDel="00420B6E" w:rsidRDefault="00FC02A0" w:rsidP="00420B6E">
      <w:pPr>
        <w:rPr>
          <w:del w:id="35" w:author="Microsoft Office User" w:date="2021-10-11T17:07:00Z"/>
        </w:rPr>
        <w:pPrChange w:id="36" w:author="Microsoft Office User" w:date="2021-10-11T17:07:00Z">
          <w:pPr/>
        </w:pPrChange>
      </w:pPr>
    </w:p>
    <w:p w14:paraId="36B7CD3C" w14:textId="4F043C27" w:rsidR="00382F9A" w:rsidRPr="009D7DF0" w:rsidDel="00420B6E" w:rsidRDefault="00FC02A0" w:rsidP="00420B6E">
      <w:pPr>
        <w:jc w:val="center"/>
        <w:rPr>
          <w:del w:id="37" w:author="Microsoft Office User" w:date="2021-10-11T17:07:00Z"/>
          <w:b/>
        </w:rPr>
        <w:pPrChange w:id="38" w:author="Microsoft Office User" w:date="2021-10-11T17:07:00Z">
          <w:pPr>
            <w:jc w:val="center"/>
          </w:pPr>
        </w:pPrChange>
      </w:pPr>
      <w:del w:id="39" w:author="Microsoft Office User" w:date="2021-10-11T17:07:00Z">
        <w:r w:rsidDel="00420B6E">
          <w:rPr>
            <w:b/>
          </w:rPr>
          <w:delText>Application for</w:delText>
        </w:r>
        <w:r w:rsidR="00382F9A" w:rsidRPr="009D7DF0" w:rsidDel="00420B6E">
          <w:rPr>
            <w:b/>
          </w:rPr>
          <w:delText xml:space="preserve"> “Prix Voyage” – </w:delText>
        </w:r>
        <w:r w:rsidR="00FD58E8" w:rsidRPr="009D7DF0" w:rsidDel="00420B6E">
          <w:rPr>
            <w:b/>
          </w:rPr>
          <w:delText>Société</w:delText>
        </w:r>
        <w:r w:rsidR="00382F9A" w:rsidRPr="009D7DF0" w:rsidDel="00420B6E">
          <w:rPr>
            <w:b/>
          </w:rPr>
          <w:delText xml:space="preserve"> </w:delText>
        </w:r>
        <w:r w:rsidR="00FD58E8" w:rsidRPr="009D7DF0" w:rsidDel="00420B6E">
          <w:rPr>
            <w:b/>
          </w:rPr>
          <w:delText>Française</w:delText>
        </w:r>
        <w:r w:rsidR="00382F9A" w:rsidRPr="009D7DF0" w:rsidDel="00420B6E">
          <w:rPr>
            <w:b/>
          </w:rPr>
          <w:delText xml:space="preserve"> de Myologie</w:delText>
        </w:r>
      </w:del>
    </w:p>
    <w:p w14:paraId="664E0BC3" w14:textId="708490E3" w:rsidR="00A330F5" w:rsidDel="00420B6E" w:rsidRDefault="00A330F5" w:rsidP="00420B6E">
      <w:pPr>
        <w:rPr>
          <w:del w:id="40" w:author="Microsoft Office User" w:date="2021-10-11T17:07:00Z"/>
        </w:rPr>
        <w:pPrChange w:id="41" w:author="Microsoft Office User" w:date="2021-10-11T17:07:00Z">
          <w:pPr/>
        </w:pPrChange>
      </w:pPr>
    </w:p>
    <w:p w14:paraId="04B013DE" w14:textId="1F52D11A" w:rsidR="00382F9A" w:rsidRPr="00382F9A" w:rsidDel="00420B6E" w:rsidRDefault="00382F9A" w:rsidP="00420B6E">
      <w:pPr>
        <w:rPr>
          <w:del w:id="42" w:author="Microsoft Office User" w:date="2021-10-11T17:07:00Z"/>
          <w:lang w:val="en-US"/>
        </w:rPr>
        <w:pPrChange w:id="43" w:author="Microsoft Office User" w:date="2021-10-11T17:07:00Z">
          <w:pPr/>
        </w:pPrChange>
      </w:pPr>
      <w:del w:id="44" w:author="Microsoft Office User" w:date="2021-10-11T17:07:00Z">
        <w:r w:rsidRPr="00382F9A" w:rsidDel="00420B6E">
          <w:rPr>
            <w:lang w:val="en-US"/>
          </w:rPr>
          <w:delText>Dear Dr</w:delText>
        </w:r>
        <w:r w:rsidR="00FC3BBC" w:rsidDel="00420B6E">
          <w:rPr>
            <w:lang w:val="en-US"/>
          </w:rPr>
          <w:delText>s</w:delText>
        </w:r>
        <w:r w:rsidRPr="00382F9A" w:rsidDel="00420B6E">
          <w:rPr>
            <w:lang w:val="en-US"/>
          </w:rPr>
          <w:delText>. Marty and Chazaud,</w:delText>
        </w:r>
      </w:del>
    </w:p>
    <w:p w14:paraId="71604EF2" w14:textId="472C91AF" w:rsidR="00382F9A" w:rsidDel="00420B6E" w:rsidRDefault="00382F9A" w:rsidP="00420B6E">
      <w:pPr>
        <w:rPr>
          <w:del w:id="45" w:author="Microsoft Office User" w:date="2021-10-11T17:07:00Z"/>
          <w:lang w:val="en-US"/>
        </w:rPr>
        <w:pPrChange w:id="46" w:author="Microsoft Office User" w:date="2021-10-11T17:07:00Z">
          <w:pPr/>
        </w:pPrChange>
      </w:pPr>
    </w:p>
    <w:p w14:paraId="4FFE74DD" w14:textId="37D9505B" w:rsidR="00FC02A0" w:rsidDel="00420B6E" w:rsidRDefault="00FC3BBC" w:rsidP="00420B6E">
      <w:pPr>
        <w:jc w:val="both"/>
        <w:rPr>
          <w:del w:id="47" w:author="Microsoft Office User" w:date="2021-10-11T17:07:00Z"/>
          <w:lang w:val="en-US"/>
        </w:rPr>
        <w:pPrChange w:id="48" w:author="Microsoft Office User" w:date="2021-10-11T17:07:00Z">
          <w:pPr>
            <w:ind w:firstLine="708"/>
            <w:jc w:val="both"/>
          </w:pPr>
        </w:pPrChange>
      </w:pPr>
      <w:del w:id="49" w:author="Microsoft Office User" w:date="2021-10-11T17:07:00Z">
        <w:r w:rsidDel="00420B6E">
          <w:rPr>
            <w:lang w:val="en-US"/>
          </w:rPr>
          <w:delText xml:space="preserve">I am pleased to propose my candidature for </w:delText>
        </w:r>
        <w:r w:rsidRPr="00FC02A0" w:rsidDel="00420B6E">
          <w:rPr>
            <w:lang w:val="en-US"/>
          </w:rPr>
          <w:delText xml:space="preserve">the </w:delText>
        </w:r>
        <w:r w:rsidR="00FC02A0" w:rsidRPr="00420B6E" w:rsidDel="00420B6E">
          <w:rPr>
            <w:lang w:val="en-US"/>
          </w:rPr>
          <w:delText>“Prix Voyage”</w:delText>
        </w:r>
        <w:r w:rsidRPr="00FC02A0" w:rsidDel="00420B6E">
          <w:rPr>
            <w:lang w:val="en-US"/>
          </w:rPr>
          <w:delText>.</w:delText>
        </w:r>
        <w:r w:rsidDel="00420B6E">
          <w:rPr>
            <w:lang w:val="en-US"/>
          </w:rPr>
          <w:delText xml:space="preserve"> I am c</w:delText>
        </w:r>
        <w:r w:rsidR="00382F9A" w:rsidDel="00420B6E">
          <w:rPr>
            <w:lang w:val="en-US"/>
          </w:rPr>
          <w:delText xml:space="preserve">urrently working as </w:delText>
        </w:r>
        <w:r w:rsidDel="00420B6E">
          <w:rPr>
            <w:lang w:val="en-US"/>
          </w:rPr>
          <w:delText xml:space="preserve">a </w:delText>
        </w:r>
        <w:r w:rsidR="00382F9A" w:rsidDel="00420B6E">
          <w:rPr>
            <w:lang w:val="en-US"/>
          </w:rPr>
          <w:delText>PhD student in the team of Dr. Fabien Le Grand</w:delText>
        </w:r>
        <w:r w:rsidR="00B8285F" w:rsidDel="00420B6E">
          <w:rPr>
            <w:lang w:val="en-US"/>
          </w:rPr>
          <w:delText xml:space="preserve"> at the </w:delText>
        </w:r>
        <w:r w:rsidDel="00420B6E">
          <w:rPr>
            <w:lang w:val="en-US"/>
          </w:rPr>
          <w:delText xml:space="preserve">NeuroMyoGene </w:delText>
        </w:r>
        <w:r w:rsidR="00B8285F" w:rsidDel="00420B6E">
          <w:rPr>
            <w:lang w:val="en-US"/>
          </w:rPr>
          <w:delText xml:space="preserve">Institute. </w:delText>
        </w:r>
        <w:r w:rsidDel="00420B6E">
          <w:rPr>
            <w:lang w:val="en-US"/>
          </w:rPr>
          <w:delText xml:space="preserve">Dr. Le Grand’s team develop different projects aiming to decipher the signaling pathways that regulate the adult muscle stem cells. When I joined the lab, the team had identified WNT canonical pathway as a mediator of the </w:delText>
        </w:r>
        <w:r w:rsidR="00D039B0" w:rsidDel="00420B6E">
          <w:rPr>
            <w:lang w:val="en-US"/>
          </w:rPr>
          <w:delText xml:space="preserve">activity of SETDB1, a </w:delText>
        </w:r>
        <w:r w:rsidDel="00420B6E">
          <w:rPr>
            <w:lang w:val="en-US"/>
          </w:rPr>
          <w:delText xml:space="preserve">histone methyltransferase. </w:delText>
        </w:r>
        <w:r w:rsidR="00FC02A0" w:rsidDel="00420B6E">
          <w:rPr>
            <w:lang w:val="en-US"/>
          </w:rPr>
          <w:delText xml:space="preserve">Following up on this study, my PhD project focuses on defining the role of SETDB1 to regulate </w:delText>
        </w:r>
        <w:r w:rsidR="00B8285F" w:rsidDel="00420B6E">
          <w:rPr>
            <w:lang w:val="en-US"/>
          </w:rPr>
          <w:delText>chromatin compaction and gene repression</w:delText>
        </w:r>
        <w:r w:rsidR="00FC02A0" w:rsidDel="00420B6E">
          <w:rPr>
            <w:lang w:val="en-US"/>
          </w:rPr>
          <w:delText xml:space="preserve"> in muscle stem cells</w:delText>
        </w:r>
        <w:r w:rsidR="00B8285F" w:rsidDel="00420B6E">
          <w:rPr>
            <w:lang w:val="en-US"/>
          </w:rPr>
          <w:delText>.</w:delText>
        </w:r>
      </w:del>
    </w:p>
    <w:p w14:paraId="0B2C936B" w14:textId="6B745A4A" w:rsidR="00B8285F" w:rsidDel="00420B6E" w:rsidRDefault="00FC02A0" w:rsidP="00420B6E">
      <w:pPr>
        <w:jc w:val="both"/>
        <w:rPr>
          <w:del w:id="50" w:author="Microsoft Office User" w:date="2021-10-11T17:07:00Z"/>
          <w:lang w:val="en-US"/>
        </w:rPr>
        <w:pPrChange w:id="51" w:author="Microsoft Office User" w:date="2021-10-11T17:07:00Z">
          <w:pPr>
            <w:ind w:firstLine="708"/>
            <w:jc w:val="both"/>
          </w:pPr>
        </w:pPrChange>
      </w:pPr>
      <w:del w:id="52" w:author="Microsoft Office User" w:date="2021-10-11T17:07:00Z">
        <w:r w:rsidDel="00420B6E">
          <w:rPr>
            <w:lang w:val="en-US"/>
          </w:rPr>
          <w:delText>During the past year, I generated a conditional and inducible mouse line</w:delText>
        </w:r>
        <w:r w:rsidR="00D90FF1" w:rsidDel="00420B6E">
          <w:rPr>
            <w:lang w:val="en-US"/>
          </w:rPr>
          <w:delText>, namely Setdb1-cKO,</w:delText>
        </w:r>
        <w:r w:rsidDel="00420B6E">
          <w:rPr>
            <w:lang w:val="en-US"/>
          </w:rPr>
          <w:delText xml:space="preserve"> allowing for the </w:delText>
        </w:r>
        <w:r w:rsidR="00D039B0" w:rsidDel="00420B6E">
          <w:rPr>
            <w:lang w:val="en-US"/>
          </w:rPr>
          <w:delText xml:space="preserve">specific </w:delText>
        </w:r>
        <w:r w:rsidDel="00420B6E">
          <w:rPr>
            <w:lang w:val="en-US"/>
          </w:rPr>
          <w:delText xml:space="preserve">deletion of </w:delText>
        </w:r>
        <w:r w:rsidRPr="00420B6E" w:rsidDel="00420B6E">
          <w:rPr>
            <w:i/>
            <w:lang w:val="en-US"/>
          </w:rPr>
          <w:delText>Setdb1</w:delText>
        </w:r>
        <w:r w:rsidDel="00420B6E">
          <w:rPr>
            <w:lang w:val="en-US"/>
          </w:rPr>
          <w:delText xml:space="preserve"> in </w:delText>
        </w:r>
        <w:r w:rsidR="00D90FF1" w:rsidDel="00420B6E">
          <w:rPr>
            <w:lang w:val="en-US"/>
          </w:rPr>
          <w:delText xml:space="preserve">muscle stem cells. While generating the mouse colony for the </w:delText>
        </w:r>
        <w:r w:rsidR="00D90FF1" w:rsidRPr="00420B6E" w:rsidDel="00420B6E">
          <w:rPr>
            <w:i/>
            <w:lang w:val="en-US"/>
          </w:rPr>
          <w:delText>in vivo</w:delText>
        </w:r>
        <w:r w:rsidR="00D90FF1" w:rsidDel="00420B6E">
          <w:rPr>
            <w:lang w:val="en-US"/>
          </w:rPr>
          <w:delText xml:space="preserve"> investigations, I derived</w:delText>
        </w:r>
        <w:r w:rsidR="006868C7" w:rsidRPr="00A330F5" w:rsidDel="00420B6E">
          <w:rPr>
            <w:lang w:val="en-US"/>
          </w:rPr>
          <w:delText xml:space="preserve"> primary myoblasts from </w:delText>
        </w:r>
        <w:r w:rsidR="00D90FF1" w:rsidDel="00420B6E">
          <w:rPr>
            <w:lang w:val="en-US"/>
          </w:rPr>
          <w:delText xml:space="preserve">the </w:delText>
        </w:r>
        <w:r w:rsidR="006868C7" w:rsidRPr="00A330F5" w:rsidDel="00420B6E">
          <w:rPr>
            <w:lang w:val="en-US"/>
          </w:rPr>
          <w:delText>Setdb1-</w:delText>
        </w:r>
        <w:r w:rsidR="00D039B0" w:rsidDel="00420B6E">
          <w:rPr>
            <w:lang w:val="en-US"/>
          </w:rPr>
          <w:delText xml:space="preserve">cKO </w:delText>
        </w:r>
        <w:r w:rsidR="00D90FF1" w:rsidDel="00420B6E">
          <w:rPr>
            <w:lang w:val="en-US"/>
          </w:rPr>
          <w:delText xml:space="preserve">mice to study first the role of SETDB1 </w:delText>
        </w:r>
        <w:r w:rsidR="00D90FF1" w:rsidRPr="00420B6E" w:rsidDel="00420B6E">
          <w:rPr>
            <w:i/>
            <w:lang w:val="en-US"/>
          </w:rPr>
          <w:delText>in vitro</w:delText>
        </w:r>
        <w:r w:rsidR="00D90FF1" w:rsidDel="00420B6E">
          <w:rPr>
            <w:lang w:val="en-US"/>
          </w:rPr>
          <w:delText xml:space="preserve">. </w:delText>
        </w:r>
        <w:r w:rsidR="00D039B0" w:rsidDel="00420B6E">
          <w:rPr>
            <w:lang w:val="en-US"/>
          </w:rPr>
          <w:delText>Using</w:delText>
        </w:r>
        <w:r w:rsidR="00D90FF1" w:rsidDel="00420B6E">
          <w:rPr>
            <w:lang w:val="en-US"/>
          </w:rPr>
          <w:delText xml:space="preserve"> these cells, I have been able to obtain strong preliminary data, indicating that SETDB1 is an indispensable</w:delText>
        </w:r>
        <w:r w:rsidR="00227BA1" w:rsidDel="00420B6E">
          <w:rPr>
            <w:lang w:val="en-US"/>
          </w:rPr>
          <w:delText xml:space="preserve"> actor of cell proliferation and </w:delText>
        </w:r>
        <w:r w:rsidR="00D90FF1" w:rsidDel="00420B6E">
          <w:rPr>
            <w:lang w:val="en-US"/>
          </w:rPr>
          <w:delText>survival</w:delText>
        </w:r>
        <w:r w:rsidR="00227BA1" w:rsidDel="00420B6E">
          <w:rPr>
            <w:lang w:val="en-US"/>
          </w:rPr>
          <w:delText xml:space="preserve">. </w:delText>
        </w:r>
      </w:del>
    </w:p>
    <w:p w14:paraId="246C0A29" w14:textId="333CB5DA" w:rsidR="00131708" w:rsidRPr="005F1B26" w:rsidDel="00420B6E" w:rsidRDefault="00665143" w:rsidP="00420B6E">
      <w:pPr>
        <w:jc w:val="both"/>
        <w:rPr>
          <w:del w:id="53" w:author="Microsoft Office User" w:date="2021-10-11T17:07:00Z"/>
          <w:lang w:val="en-US"/>
        </w:rPr>
        <w:pPrChange w:id="54" w:author="Microsoft Office User" w:date="2021-10-11T17:07:00Z">
          <w:pPr>
            <w:ind w:firstLine="708"/>
            <w:jc w:val="both"/>
          </w:pPr>
        </w:pPrChange>
      </w:pPr>
      <w:del w:id="55" w:author="Microsoft Office User" w:date="2021-10-11T17:07:00Z">
        <w:r w:rsidDel="00420B6E">
          <w:rPr>
            <w:lang w:val="en-US"/>
          </w:rPr>
          <w:delText>As we have now established the Setdb1-cKO mouse colony</w:delText>
        </w:r>
        <w:r w:rsidR="005F1B26" w:rsidDel="00420B6E">
          <w:rPr>
            <w:lang w:val="en-US"/>
          </w:rPr>
          <w:delText xml:space="preserve">, </w:delText>
        </w:r>
        <w:r w:rsidDel="00420B6E">
          <w:rPr>
            <w:lang w:val="en-US"/>
          </w:rPr>
          <w:delText xml:space="preserve">I will </w:delText>
        </w:r>
        <w:r w:rsidR="005F1B26" w:rsidDel="00420B6E">
          <w:rPr>
            <w:lang w:val="en-US"/>
          </w:rPr>
          <w:delText>start</w:delText>
        </w:r>
        <w:r w:rsidDel="00420B6E">
          <w:rPr>
            <w:lang w:val="en-US"/>
          </w:rPr>
          <w:delText xml:space="preserve"> characterizing the role of SETDB1</w:delText>
        </w:r>
        <w:r w:rsidR="005F1B26" w:rsidDel="00420B6E">
          <w:rPr>
            <w:lang w:val="en-US"/>
          </w:rPr>
          <w:delText xml:space="preserve"> </w:delText>
        </w:r>
        <w:r w:rsidR="005F1B26" w:rsidRPr="005F1B26" w:rsidDel="00420B6E">
          <w:rPr>
            <w:i/>
            <w:iCs/>
            <w:lang w:val="en-US"/>
          </w:rPr>
          <w:delText>in vivo</w:delText>
        </w:r>
        <w:r w:rsidDel="00420B6E">
          <w:rPr>
            <w:lang w:val="en-US"/>
          </w:rPr>
          <w:delText>, using c</w:delText>
        </w:r>
        <w:r w:rsidR="005F1B26" w:rsidDel="00420B6E">
          <w:rPr>
            <w:lang w:val="en-US"/>
          </w:rPr>
          <w:delText>ardiotoxin</w:delText>
        </w:r>
        <w:r w:rsidDel="00420B6E">
          <w:rPr>
            <w:lang w:val="en-US"/>
          </w:rPr>
          <w:delText>-induced muscle</w:delText>
        </w:r>
        <w:r w:rsidR="005F1B26" w:rsidDel="00420B6E">
          <w:rPr>
            <w:lang w:val="en-US"/>
          </w:rPr>
          <w:delText xml:space="preserve"> injury. </w:delText>
        </w:r>
        <w:r w:rsidR="005F1B26" w:rsidRPr="005F1B26" w:rsidDel="00420B6E">
          <w:rPr>
            <w:lang w:val="en-US"/>
          </w:rPr>
          <w:delText xml:space="preserve">Our future analysis of </w:delText>
        </w:r>
        <w:r w:rsidR="005F1B26" w:rsidRPr="005F1B26" w:rsidDel="00420B6E">
          <w:rPr>
            <w:i/>
            <w:lang w:val="en-US"/>
          </w:rPr>
          <w:delText>Setdb1</w:delText>
        </w:r>
        <w:r w:rsidR="005F1B26" w:rsidRPr="005F1B26" w:rsidDel="00420B6E">
          <w:rPr>
            <w:lang w:val="en-US"/>
          </w:rPr>
          <w:delText xml:space="preserve">-cKO mice will allow deciphering the role of SETDB1 for regulating MuSC in a regenerative context.  </w:delText>
        </w:r>
      </w:del>
    </w:p>
    <w:p w14:paraId="1C119C09" w14:textId="76635E5E" w:rsidR="008E6A36" w:rsidDel="00420B6E" w:rsidRDefault="008E6A36" w:rsidP="00420B6E">
      <w:pPr>
        <w:jc w:val="both"/>
        <w:rPr>
          <w:del w:id="56" w:author="Microsoft Office User" w:date="2021-10-11T17:07:00Z"/>
          <w:lang w:val="en-US"/>
        </w:rPr>
        <w:pPrChange w:id="57" w:author="Microsoft Office User" w:date="2021-10-11T17:07:00Z">
          <w:pPr>
            <w:ind w:firstLine="708"/>
            <w:jc w:val="both"/>
          </w:pPr>
        </w:pPrChange>
      </w:pPr>
      <w:del w:id="58" w:author="Microsoft Office User" w:date="2021-10-11T17:07:00Z">
        <w:r w:rsidDel="00420B6E">
          <w:rPr>
            <w:lang w:val="en-US"/>
          </w:rPr>
          <w:delText xml:space="preserve">Being </w:delText>
        </w:r>
        <w:r w:rsidR="00131708" w:rsidDel="00420B6E">
          <w:rPr>
            <w:lang w:val="en-US"/>
          </w:rPr>
          <w:delText xml:space="preserve">a first year PhD student, </w:delText>
        </w:r>
        <w:r w:rsidDel="00420B6E">
          <w:rPr>
            <w:lang w:val="en-US"/>
          </w:rPr>
          <w:delText>the attendance at the SFM conference</w:delText>
        </w:r>
        <w:r w:rsidR="00131708" w:rsidDel="00420B6E">
          <w:rPr>
            <w:lang w:val="en-US"/>
          </w:rPr>
          <w:delText xml:space="preserve"> </w:delText>
        </w:r>
        <w:r w:rsidDel="00420B6E">
          <w:rPr>
            <w:lang w:val="en-US"/>
          </w:rPr>
          <w:delText xml:space="preserve">represents </w:delText>
        </w:r>
        <w:r w:rsidR="00131708" w:rsidDel="00420B6E">
          <w:rPr>
            <w:lang w:val="en-US"/>
          </w:rPr>
          <w:delText xml:space="preserve">a great </w:delText>
        </w:r>
        <w:r w:rsidDel="00420B6E">
          <w:rPr>
            <w:lang w:val="en-US"/>
          </w:rPr>
          <w:delText xml:space="preserve">opportunity </w:delText>
        </w:r>
        <w:r w:rsidR="00E42973" w:rsidDel="00420B6E">
          <w:rPr>
            <w:lang w:val="en-US"/>
          </w:rPr>
          <w:delText xml:space="preserve">to share my results </w:delText>
        </w:r>
        <w:r w:rsidDel="00420B6E">
          <w:rPr>
            <w:lang w:val="en-US"/>
          </w:rPr>
          <w:delText>with the French muscle community, to discuss my hypotheses and get feedback from the specialists of the field. Most importantly, I hope building my network with scientists from France and abroad,</w:delText>
        </w:r>
        <w:r w:rsidRPr="00420B6E" w:rsidDel="00420B6E">
          <w:rPr>
            <w:lang w:val="en-US"/>
          </w:rPr>
          <w:delText xml:space="preserve"> help</w:delText>
        </w:r>
        <w:r w:rsidR="00FC02A0" w:rsidDel="00420B6E">
          <w:rPr>
            <w:lang w:val="en-US"/>
          </w:rPr>
          <w:delText>ing</w:delText>
        </w:r>
        <w:r w:rsidRPr="00420B6E" w:rsidDel="00420B6E">
          <w:rPr>
            <w:lang w:val="en-US"/>
          </w:rPr>
          <w:delText xml:space="preserve"> me to establish new fruitful collaborations.</w:delText>
        </w:r>
      </w:del>
    </w:p>
    <w:p w14:paraId="58B9C8EB" w14:textId="5C6CD6E0" w:rsidR="00523D5C" w:rsidRPr="008E6A36" w:rsidDel="00420B6E" w:rsidRDefault="00523D5C" w:rsidP="00420B6E">
      <w:pPr>
        <w:jc w:val="both"/>
        <w:rPr>
          <w:del w:id="59" w:author="Microsoft Office User" w:date="2021-10-11T17:07:00Z"/>
          <w:lang w:val="en-US"/>
        </w:rPr>
        <w:pPrChange w:id="60" w:author="Microsoft Office User" w:date="2021-10-11T17:07:00Z">
          <w:pPr>
            <w:ind w:firstLine="708"/>
            <w:jc w:val="both"/>
          </w:pPr>
        </w:pPrChange>
      </w:pPr>
      <w:del w:id="61" w:author="Microsoft Office User" w:date="2021-10-11T17:07:00Z">
        <w:r w:rsidDel="00420B6E">
          <w:rPr>
            <w:lang w:val="en-US"/>
          </w:rPr>
          <w:delText xml:space="preserve">To consolidate my knowledge and my network, I would like to participate to the FASEB Science Research Conference called </w:delText>
        </w:r>
        <w:r w:rsidRPr="00523D5C" w:rsidDel="00420B6E">
          <w:rPr>
            <w:lang w:val="en-US"/>
          </w:rPr>
          <w:delText>The Skeletal Muscle Stem Cells and Regeneration Conference</w:delText>
        </w:r>
        <w:r w:rsidDel="00420B6E">
          <w:rPr>
            <w:lang w:val="en-US"/>
          </w:rPr>
          <w:delText>. This conference will take place in New Orleans, in July.</w:delText>
        </w:r>
        <w:r w:rsidR="009C5FDD" w:rsidDel="00420B6E">
          <w:rPr>
            <w:lang w:val="en-US"/>
          </w:rPr>
          <w:delText xml:space="preserve"> As I mentioned, the main </w:delText>
        </w:r>
        <w:r w:rsidR="002F6197" w:rsidDel="00420B6E">
          <w:rPr>
            <w:lang w:val="en-US"/>
          </w:rPr>
          <w:delText>topic</w:delText>
        </w:r>
        <w:r w:rsidR="009C5FDD" w:rsidDel="00420B6E">
          <w:rPr>
            <w:lang w:val="en-US"/>
          </w:rPr>
          <w:delText xml:space="preserve"> of this conference is the muscle stem cells and the regeneration</w:delText>
        </w:r>
        <w:r w:rsidR="002F6197" w:rsidDel="00420B6E">
          <w:rPr>
            <w:lang w:val="en-US"/>
          </w:rPr>
          <w:delText xml:space="preserve">, including a specific session dedicated </w:delText>
        </w:r>
        <w:r w:rsidR="00FC774B" w:rsidDel="00420B6E">
          <w:rPr>
            <w:lang w:val="en-US"/>
          </w:rPr>
          <w:delText>t</w:delText>
        </w:r>
        <w:r w:rsidR="002F6197" w:rsidDel="00420B6E">
          <w:rPr>
            <w:lang w:val="en-US"/>
          </w:rPr>
          <w:delText>o t</w:delText>
        </w:r>
        <w:r w:rsidR="00FC774B" w:rsidDel="00420B6E">
          <w:rPr>
            <w:lang w:val="en-US"/>
          </w:rPr>
          <w:delText>he m</w:delText>
        </w:r>
        <w:r w:rsidR="00FC774B" w:rsidRPr="00FC774B" w:rsidDel="00420B6E">
          <w:rPr>
            <w:lang w:val="en-US"/>
          </w:rPr>
          <w:delText>olecular regulation of muscle regeneration</w:delText>
        </w:r>
        <w:r w:rsidR="008339B8" w:rsidDel="00420B6E">
          <w:rPr>
            <w:lang w:val="en-US"/>
          </w:rPr>
          <w:delText>. This conference will allow me to learn deeper about the protein</w:delText>
        </w:r>
        <w:r w:rsidR="002F6197" w:rsidDel="00420B6E">
          <w:rPr>
            <w:lang w:val="en-US"/>
          </w:rPr>
          <w:delText>s</w:delText>
        </w:r>
        <w:r w:rsidR="008339B8" w:rsidDel="00420B6E">
          <w:rPr>
            <w:lang w:val="en-US"/>
          </w:rPr>
          <w:delText xml:space="preserve"> and </w:delText>
        </w:r>
        <w:r w:rsidR="002F6197" w:rsidDel="00420B6E">
          <w:rPr>
            <w:lang w:val="en-US"/>
          </w:rPr>
          <w:delText xml:space="preserve">the </w:delText>
        </w:r>
        <w:r w:rsidR="008339B8" w:rsidDel="00420B6E">
          <w:rPr>
            <w:lang w:val="en-US"/>
          </w:rPr>
          <w:delText>mechanism</w:delText>
        </w:r>
        <w:r w:rsidR="002F6197" w:rsidDel="00420B6E">
          <w:rPr>
            <w:lang w:val="en-US"/>
          </w:rPr>
          <w:delText>s</w:delText>
        </w:r>
        <w:r w:rsidR="008339B8" w:rsidDel="00420B6E">
          <w:rPr>
            <w:lang w:val="en-US"/>
          </w:rPr>
          <w:delText xml:space="preserve"> involved in the epigenetic </w:delText>
        </w:r>
        <w:r w:rsidR="002F6197" w:rsidDel="00420B6E">
          <w:rPr>
            <w:lang w:val="en-US"/>
          </w:rPr>
          <w:delText>regulation of</w:delText>
        </w:r>
        <w:r w:rsidR="008339B8" w:rsidDel="00420B6E">
          <w:rPr>
            <w:lang w:val="en-US"/>
          </w:rPr>
          <w:delText xml:space="preserve"> myogenesis and</w:delText>
        </w:r>
        <w:r w:rsidR="002F6197" w:rsidDel="00420B6E">
          <w:rPr>
            <w:lang w:val="en-US"/>
          </w:rPr>
          <w:delText xml:space="preserve"> to</w:delText>
        </w:r>
        <w:r w:rsidR="008339B8" w:rsidDel="00420B6E">
          <w:rPr>
            <w:lang w:val="en-US"/>
          </w:rPr>
          <w:delText xml:space="preserve"> discover new hypothesis that could explain the role of SETDB1 in muscle regeneration.</w:delText>
        </w:r>
        <w:r w:rsidR="002A254D" w:rsidDel="00420B6E">
          <w:rPr>
            <w:lang w:val="en-US"/>
          </w:rPr>
          <w:delText xml:space="preserve"> </w:delText>
        </w:r>
        <w:r w:rsidR="00913E25" w:rsidDel="00420B6E">
          <w:rPr>
            <w:lang w:val="en-US"/>
          </w:rPr>
          <w:delText>T</w:delText>
        </w:r>
        <w:r w:rsidR="002A254D" w:rsidRPr="002A254D" w:rsidDel="00420B6E">
          <w:rPr>
            <w:lang w:val="en-US"/>
          </w:rPr>
          <w:delText xml:space="preserve">his conference will take place during the second half of my second year of my </w:delText>
        </w:r>
        <w:r w:rsidR="002A254D" w:rsidDel="00420B6E">
          <w:rPr>
            <w:lang w:val="en-US"/>
          </w:rPr>
          <w:delText xml:space="preserve">PhD, which will allow me to </w:delText>
        </w:r>
        <w:r w:rsidR="00913E25" w:rsidDel="00420B6E">
          <w:rPr>
            <w:lang w:val="en-US"/>
          </w:rPr>
          <w:delText xml:space="preserve">apply the new perspectives and objectives during the last year of my PhD. </w:delText>
        </w:r>
        <w:r w:rsidR="00163FD4" w:rsidDel="00420B6E">
          <w:rPr>
            <w:lang w:val="en-US"/>
          </w:rPr>
          <w:delText>Finally, this conference will allow me to discover potential new collaborators working with other methods that will be relevant</w:delText>
        </w:r>
        <w:r w:rsidR="002F6197" w:rsidDel="00420B6E">
          <w:rPr>
            <w:lang w:val="en-US"/>
          </w:rPr>
          <w:delText xml:space="preserve"> to apply for my future work</w:delText>
        </w:r>
        <w:r w:rsidR="00163FD4" w:rsidDel="00420B6E">
          <w:rPr>
            <w:lang w:val="en-US"/>
          </w:rPr>
          <w:delText xml:space="preserve">.  </w:delText>
        </w:r>
      </w:del>
    </w:p>
    <w:p w14:paraId="6BAAFF45" w14:textId="6B1CA1B5" w:rsidR="00FC02A0" w:rsidRPr="00420B6E" w:rsidDel="00420B6E" w:rsidRDefault="00665143" w:rsidP="00420B6E">
      <w:pPr>
        <w:jc w:val="both"/>
        <w:rPr>
          <w:del w:id="62" w:author="Microsoft Office User" w:date="2021-10-11T17:07:00Z"/>
          <w:lang w:val="en-US"/>
        </w:rPr>
        <w:pPrChange w:id="63" w:author="Microsoft Office User" w:date="2021-10-11T17:07:00Z">
          <w:pPr>
            <w:jc w:val="both"/>
          </w:pPr>
        </w:pPrChange>
      </w:pPr>
      <w:del w:id="64" w:author="Microsoft Office User" w:date="2021-10-11T17:07:00Z">
        <w:r w:rsidDel="00420B6E">
          <w:rPr>
            <w:lang w:val="en-US"/>
          </w:rPr>
          <w:tab/>
        </w:r>
        <w:r w:rsidR="00FC02A0" w:rsidDel="00420B6E">
          <w:rPr>
            <w:lang w:val="en-US"/>
          </w:rPr>
          <w:delText>I t</w:delText>
        </w:r>
        <w:r w:rsidR="00FC02A0" w:rsidRPr="00420B6E" w:rsidDel="00420B6E">
          <w:rPr>
            <w:lang w:val="en-US"/>
          </w:rPr>
          <w:delText>hank you for your consideration of my application</w:delText>
        </w:r>
        <w:r w:rsidR="00FC02A0" w:rsidDel="00420B6E">
          <w:rPr>
            <w:lang w:val="en-US"/>
          </w:rPr>
          <w:delText xml:space="preserve"> and</w:delText>
        </w:r>
        <w:r w:rsidR="00FC02A0" w:rsidRPr="00420B6E" w:rsidDel="00420B6E">
          <w:rPr>
            <w:lang w:val="en-US"/>
          </w:rPr>
          <w:delText xml:space="preserve"> I </w:delText>
        </w:r>
        <w:r w:rsidR="00FC02A0" w:rsidDel="00420B6E">
          <w:rPr>
            <w:lang w:val="en-US"/>
          </w:rPr>
          <w:delText>look forward to</w:delText>
        </w:r>
        <w:r w:rsidR="00FC02A0" w:rsidRPr="00420B6E" w:rsidDel="00420B6E">
          <w:rPr>
            <w:lang w:val="en-US"/>
          </w:rPr>
          <w:delText xml:space="preserve"> hear</w:delText>
        </w:r>
        <w:r w:rsidR="00FC02A0" w:rsidDel="00420B6E">
          <w:rPr>
            <w:lang w:val="en-US"/>
          </w:rPr>
          <w:delText>ing</w:delText>
        </w:r>
        <w:r w:rsidR="00FC02A0" w:rsidRPr="00420B6E" w:rsidDel="00420B6E">
          <w:rPr>
            <w:lang w:val="en-US"/>
          </w:rPr>
          <w:delText xml:space="preserve"> from you soon.</w:delText>
        </w:r>
      </w:del>
    </w:p>
    <w:p w14:paraId="254A57F6" w14:textId="44748A26" w:rsidR="00FD58E8" w:rsidDel="00420B6E" w:rsidRDefault="00FD58E8" w:rsidP="00420B6E">
      <w:pPr>
        <w:jc w:val="both"/>
        <w:rPr>
          <w:del w:id="65" w:author="Microsoft Office User" w:date="2021-10-11T17:07:00Z"/>
          <w:lang w:val="en-US"/>
        </w:rPr>
        <w:pPrChange w:id="66" w:author="Microsoft Office User" w:date="2021-10-11T17:07:00Z">
          <w:pPr>
            <w:jc w:val="both"/>
          </w:pPr>
        </w:pPrChange>
      </w:pPr>
    </w:p>
    <w:p w14:paraId="6C94B334" w14:textId="45E4B523" w:rsidR="00FD58E8" w:rsidRPr="00420B6E" w:rsidDel="00420B6E" w:rsidRDefault="00FD58E8" w:rsidP="00420B6E">
      <w:pPr>
        <w:jc w:val="both"/>
        <w:rPr>
          <w:del w:id="67" w:author="Microsoft Office User" w:date="2021-10-11T17:01:00Z"/>
        </w:rPr>
        <w:pPrChange w:id="68" w:author="Microsoft Office User" w:date="2021-10-11T17:07:00Z">
          <w:pPr>
            <w:ind w:firstLine="708"/>
            <w:jc w:val="both"/>
          </w:pPr>
        </w:pPrChange>
      </w:pPr>
      <w:del w:id="69" w:author="Microsoft Office User" w:date="2021-10-11T17:07:00Z">
        <w:r w:rsidRPr="00420B6E" w:rsidDel="00420B6E">
          <w:delText xml:space="preserve">Best regards, </w:delText>
        </w:r>
      </w:del>
    </w:p>
    <w:p w14:paraId="1A9E7A45" w14:textId="713AC5C9" w:rsidR="00FD58E8" w:rsidDel="00420B6E" w:rsidRDefault="00FD58E8" w:rsidP="00420B6E">
      <w:pPr>
        <w:jc w:val="both"/>
        <w:rPr>
          <w:del w:id="70" w:author="Microsoft Office User" w:date="2021-10-11T17:01:00Z"/>
        </w:rPr>
        <w:pPrChange w:id="71" w:author="Microsoft Office User" w:date="2021-10-11T17:07:00Z">
          <w:pPr>
            <w:jc w:val="both"/>
          </w:pPr>
        </w:pPrChange>
      </w:pPr>
    </w:p>
    <w:p w14:paraId="4D1CB3E8" w14:textId="7205D7AE" w:rsidR="00FD58E8" w:rsidRPr="00420B6E" w:rsidDel="00FC02A0" w:rsidRDefault="00FD58E8" w:rsidP="00420B6E">
      <w:pPr>
        <w:jc w:val="both"/>
        <w:rPr>
          <w:del w:id="72" w:author="Caroline BRUN" w:date="2021-09-28T16:03:00Z"/>
        </w:rPr>
        <w:pPrChange w:id="73" w:author="Microsoft Office User" w:date="2021-10-11T17:07:00Z">
          <w:pPr>
            <w:jc w:val="both"/>
          </w:pPr>
        </w:pPrChange>
      </w:pPr>
      <w:del w:id="74" w:author="Microsoft Office User" w:date="2021-10-11T17:07:00Z">
        <w:r w:rsidRPr="00420B6E" w:rsidDel="00420B6E">
          <w:delText>Pauline Garcia</w:delText>
        </w:r>
      </w:del>
    </w:p>
    <w:p w14:paraId="1E1E1CD6" w14:textId="4CBEDAFC" w:rsidR="00FD58E8" w:rsidRPr="00420B6E" w:rsidDel="00FC02A0" w:rsidRDefault="00FD58E8" w:rsidP="00420B6E">
      <w:pPr>
        <w:jc w:val="both"/>
        <w:rPr>
          <w:del w:id="75" w:author="Caroline BRUN" w:date="2021-09-28T16:03:00Z"/>
        </w:rPr>
        <w:pPrChange w:id="76" w:author="Microsoft Office User" w:date="2021-10-11T17:07:00Z">
          <w:pPr>
            <w:jc w:val="both"/>
          </w:pPr>
        </w:pPrChange>
      </w:pPr>
      <w:del w:id="77" w:author="Caroline BRUN" w:date="2021-09-28T16:03:00Z">
        <w:r w:rsidRPr="00420B6E" w:rsidDel="00FC02A0">
          <w:delText>28.09.21</w:delText>
        </w:r>
      </w:del>
    </w:p>
    <w:p w14:paraId="025AA10C" w14:textId="4DE2C2C9" w:rsidR="00FD58E8" w:rsidRPr="00420B6E" w:rsidDel="00FC02A0" w:rsidRDefault="00FD58E8" w:rsidP="00420B6E">
      <w:pPr>
        <w:jc w:val="both"/>
        <w:rPr>
          <w:del w:id="78" w:author="Caroline BRUN" w:date="2021-09-28T16:03:00Z"/>
        </w:rPr>
        <w:pPrChange w:id="79" w:author="Microsoft Office User" w:date="2021-10-11T17:07:00Z">
          <w:pPr>
            <w:jc w:val="both"/>
          </w:pPr>
        </w:pPrChange>
      </w:pPr>
      <w:del w:id="80" w:author="Caroline BRUN" w:date="2021-09-28T16:03:00Z">
        <w:r w:rsidRPr="00420B6E" w:rsidDel="00FC02A0">
          <w:delText xml:space="preserve">Lyon, France </w:delText>
        </w:r>
      </w:del>
    </w:p>
    <w:p w14:paraId="1B08F0D2" w14:textId="23F9DED5" w:rsidR="00382F9A" w:rsidRPr="00420B6E" w:rsidRDefault="00382F9A" w:rsidP="00420B6E">
      <w:pPr>
        <w:pPrChange w:id="81" w:author="Microsoft Office User" w:date="2021-10-11T17:07:00Z">
          <w:pPr>
            <w:ind w:left="708"/>
            <w:jc w:val="both"/>
          </w:pPr>
        </w:pPrChange>
      </w:pPr>
    </w:p>
    <w:p w14:paraId="43E666B9" w14:textId="77777777" w:rsidR="00382F9A" w:rsidRPr="00420B6E" w:rsidRDefault="00382F9A"/>
    <w:sectPr w:rsidR="00382F9A" w:rsidRPr="00420B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87C7E"/>
    <w:multiLevelType w:val="hybridMultilevel"/>
    <w:tmpl w:val="AC443A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Caroline BRUN">
    <w15:presenceInfo w15:providerId="Windows Live" w15:userId="ef1a2364978890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692"/>
    <w:rsid w:val="000677F4"/>
    <w:rsid w:val="00093CC0"/>
    <w:rsid w:val="000A5FF0"/>
    <w:rsid w:val="00131708"/>
    <w:rsid w:val="00163FD4"/>
    <w:rsid w:val="00180660"/>
    <w:rsid w:val="00211DEC"/>
    <w:rsid w:val="00227BA1"/>
    <w:rsid w:val="002A254D"/>
    <w:rsid w:val="002F6197"/>
    <w:rsid w:val="00382F9A"/>
    <w:rsid w:val="003B0957"/>
    <w:rsid w:val="00420B6E"/>
    <w:rsid w:val="00523D5C"/>
    <w:rsid w:val="005C2343"/>
    <w:rsid w:val="005F1B26"/>
    <w:rsid w:val="00665143"/>
    <w:rsid w:val="006868C7"/>
    <w:rsid w:val="00692A54"/>
    <w:rsid w:val="006949CB"/>
    <w:rsid w:val="0079645B"/>
    <w:rsid w:val="007A0A19"/>
    <w:rsid w:val="007D4AE9"/>
    <w:rsid w:val="008339B8"/>
    <w:rsid w:val="008D2BB8"/>
    <w:rsid w:val="008D3CF8"/>
    <w:rsid w:val="008E6A36"/>
    <w:rsid w:val="00913E25"/>
    <w:rsid w:val="00983726"/>
    <w:rsid w:val="009C5FDD"/>
    <w:rsid w:val="009D7DF0"/>
    <w:rsid w:val="00A330F5"/>
    <w:rsid w:val="00B8285F"/>
    <w:rsid w:val="00B90218"/>
    <w:rsid w:val="00BB5F45"/>
    <w:rsid w:val="00C2717E"/>
    <w:rsid w:val="00CB508A"/>
    <w:rsid w:val="00D039B0"/>
    <w:rsid w:val="00D90FF1"/>
    <w:rsid w:val="00DE2B1A"/>
    <w:rsid w:val="00E42973"/>
    <w:rsid w:val="00E45356"/>
    <w:rsid w:val="00E847D6"/>
    <w:rsid w:val="00EB1BE4"/>
    <w:rsid w:val="00ED2440"/>
    <w:rsid w:val="00F06692"/>
    <w:rsid w:val="00FB098B"/>
    <w:rsid w:val="00FC02A0"/>
    <w:rsid w:val="00FC3BBC"/>
    <w:rsid w:val="00FC774B"/>
    <w:rsid w:val="00FD58E8"/>
    <w:rsid w:val="00FF79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452D"/>
  <w15:chartTrackingRefBased/>
  <w15:docId w15:val="{88B3076B-BAC8-D54C-8BEA-6CD5F443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692"/>
    <w:rPr>
      <w:rFonts w:ascii="Times New Roman" w:eastAsia="Times New Roman" w:hAnsi="Times New Roman"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06692"/>
    <w:rPr>
      <w:color w:val="0563C1" w:themeColor="hyperlink"/>
      <w:u w:val="single"/>
    </w:rPr>
  </w:style>
  <w:style w:type="character" w:customStyle="1" w:styleId="Mentionnonrsolue1">
    <w:name w:val="Mention non résolue1"/>
    <w:basedOn w:val="Policepardfaut"/>
    <w:uiPriority w:val="99"/>
    <w:semiHidden/>
    <w:unhideWhenUsed/>
    <w:rsid w:val="00F06692"/>
    <w:rPr>
      <w:color w:val="605E5C"/>
      <w:shd w:val="clear" w:color="auto" w:fill="E1DFDD"/>
    </w:rPr>
  </w:style>
  <w:style w:type="character" w:styleId="Marquedecommentaire">
    <w:name w:val="annotation reference"/>
    <w:basedOn w:val="Policepardfaut"/>
    <w:uiPriority w:val="99"/>
    <w:semiHidden/>
    <w:unhideWhenUsed/>
    <w:rsid w:val="00A330F5"/>
    <w:rPr>
      <w:sz w:val="16"/>
      <w:szCs w:val="16"/>
    </w:rPr>
  </w:style>
  <w:style w:type="paragraph" w:styleId="Paragraphedeliste">
    <w:name w:val="List Paragraph"/>
    <w:basedOn w:val="Normal"/>
    <w:uiPriority w:val="34"/>
    <w:qFormat/>
    <w:rsid w:val="00382F9A"/>
    <w:pPr>
      <w:ind w:left="720"/>
      <w:contextualSpacing/>
    </w:pPr>
  </w:style>
  <w:style w:type="paragraph" w:styleId="Textedebulles">
    <w:name w:val="Balloon Text"/>
    <w:basedOn w:val="Normal"/>
    <w:link w:val="TextedebullesCar"/>
    <w:uiPriority w:val="99"/>
    <w:semiHidden/>
    <w:unhideWhenUsed/>
    <w:rsid w:val="0079645B"/>
    <w:rPr>
      <w:rFonts w:ascii="Segoe UI" w:hAnsi="Segoe UI" w:cs="Segoe UI"/>
      <w:sz w:val="18"/>
      <w:szCs w:val="18"/>
    </w:rPr>
  </w:style>
  <w:style w:type="character" w:customStyle="1" w:styleId="TextedebullesCar">
    <w:name w:val="Texte de bulles Car"/>
    <w:basedOn w:val="Policepardfaut"/>
    <w:link w:val="Textedebulles"/>
    <w:uiPriority w:val="99"/>
    <w:semiHidden/>
    <w:rsid w:val="0079645B"/>
    <w:rPr>
      <w:rFonts w:ascii="Segoe UI" w:eastAsia="Times New Roman" w:hAnsi="Segoe UI" w:cs="Segoe UI"/>
      <w:sz w:val="18"/>
      <w:szCs w:val="18"/>
      <w:lang w:eastAsia="fr-FR"/>
    </w:rPr>
  </w:style>
  <w:style w:type="paragraph" w:styleId="Rvision">
    <w:name w:val="Revision"/>
    <w:hidden/>
    <w:uiPriority w:val="99"/>
    <w:semiHidden/>
    <w:rsid w:val="008D2BB8"/>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8489">
      <w:bodyDiv w:val="1"/>
      <w:marLeft w:val="0"/>
      <w:marRight w:val="0"/>
      <w:marTop w:val="0"/>
      <w:marBottom w:val="0"/>
      <w:divBdr>
        <w:top w:val="none" w:sz="0" w:space="0" w:color="auto"/>
        <w:left w:val="none" w:sz="0" w:space="0" w:color="auto"/>
        <w:bottom w:val="none" w:sz="0" w:space="0" w:color="auto"/>
        <w:right w:val="none" w:sz="0" w:space="0" w:color="auto"/>
      </w:divBdr>
    </w:div>
    <w:div w:id="400366696">
      <w:bodyDiv w:val="1"/>
      <w:marLeft w:val="0"/>
      <w:marRight w:val="0"/>
      <w:marTop w:val="0"/>
      <w:marBottom w:val="0"/>
      <w:divBdr>
        <w:top w:val="none" w:sz="0" w:space="0" w:color="auto"/>
        <w:left w:val="none" w:sz="0" w:space="0" w:color="auto"/>
        <w:bottom w:val="none" w:sz="0" w:space="0" w:color="auto"/>
        <w:right w:val="none" w:sz="0" w:space="0" w:color="auto"/>
      </w:divBdr>
    </w:div>
    <w:div w:id="508106996">
      <w:bodyDiv w:val="1"/>
      <w:marLeft w:val="0"/>
      <w:marRight w:val="0"/>
      <w:marTop w:val="0"/>
      <w:marBottom w:val="0"/>
      <w:divBdr>
        <w:top w:val="none" w:sz="0" w:space="0" w:color="auto"/>
        <w:left w:val="none" w:sz="0" w:space="0" w:color="auto"/>
        <w:bottom w:val="none" w:sz="0" w:space="0" w:color="auto"/>
        <w:right w:val="none" w:sz="0" w:space="0" w:color="auto"/>
      </w:divBdr>
    </w:div>
    <w:div w:id="530340362">
      <w:bodyDiv w:val="1"/>
      <w:marLeft w:val="0"/>
      <w:marRight w:val="0"/>
      <w:marTop w:val="0"/>
      <w:marBottom w:val="0"/>
      <w:divBdr>
        <w:top w:val="none" w:sz="0" w:space="0" w:color="auto"/>
        <w:left w:val="none" w:sz="0" w:space="0" w:color="auto"/>
        <w:bottom w:val="none" w:sz="0" w:space="0" w:color="auto"/>
        <w:right w:val="none" w:sz="0" w:space="0" w:color="auto"/>
      </w:divBdr>
    </w:div>
    <w:div w:id="1251816785">
      <w:bodyDiv w:val="1"/>
      <w:marLeft w:val="0"/>
      <w:marRight w:val="0"/>
      <w:marTop w:val="0"/>
      <w:marBottom w:val="0"/>
      <w:divBdr>
        <w:top w:val="none" w:sz="0" w:space="0" w:color="auto"/>
        <w:left w:val="none" w:sz="0" w:space="0" w:color="auto"/>
        <w:bottom w:val="none" w:sz="0" w:space="0" w:color="auto"/>
        <w:right w:val="none" w:sz="0" w:space="0" w:color="auto"/>
      </w:divBdr>
    </w:div>
    <w:div w:id="1723169253">
      <w:bodyDiv w:val="1"/>
      <w:marLeft w:val="0"/>
      <w:marRight w:val="0"/>
      <w:marTop w:val="0"/>
      <w:marBottom w:val="0"/>
      <w:divBdr>
        <w:top w:val="none" w:sz="0" w:space="0" w:color="auto"/>
        <w:left w:val="none" w:sz="0" w:space="0" w:color="auto"/>
        <w:bottom w:val="none" w:sz="0" w:space="0" w:color="auto"/>
        <w:right w:val="none" w:sz="0" w:space="0" w:color="auto"/>
      </w:divBdr>
    </w:div>
    <w:div w:id="1883321313">
      <w:bodyDiv w:val="1"/>
      <w:marLeft w:val="0"/>
      <w:marRight w:val="0"/>
      <w:marTop w:val="0"/>
      <w:marBottom w:val="0"/>
      <w:divBdr>
        <w:top w:val="none" w:sz="0" w:space="0" w:color="auto"/>
        <w:left w:val="none" w:sz="0" w:space="0" w:color="auto"/>
        <w:bottom w:val="none" w:sz="0" w:space="0" w:color="auto"/>
        <w:right w:val="none" w:sz="0" w:space="0" w:color="auto"/>
      </w:divBdr>
    </w:div>
    <w:div w:id="208090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892</Words>
  <Characters>4912</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2021-10-11T15:08:00Z</dcterms:created>
  <dcterms:modified xsi:type="dcterms:W3CDTF">2021-10-11T15:08:00Z</dcterms:modified>
</cp:coreProperties>
</file>